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C129C" w14:textId="77777777" w:rsidR="001F7693" w:rsidRDefault="001F7693" w:rsidP="001F7693">
      <w:r>
        <w:t>Политика в отношении обработки персональных данных</w:t>
      </w:r>
    </w:p>
    <w:p w14:paraId="74C2E6AD" w14:textId="77777777" w:rsidR="001F7693" w:rsidRDefault="001F7693" w:rsidP="001F7693">
      <w:r>
        <w:t>1. Общие положения</w:t>
      </w:r>
    </w:p>
    <w:p w14:paraId="74186C5C" w14:textId="4F028595" w:rsidR="001F7693" w:rsidRDefault="001F7693" w:rsidP="001F7693">
      <w:r>
        <w:t>Настоящая политика обработки персональных данных составлена в соответствии с требованиями Федерального закона от 27.07.2006. № 152-ФЗ «О персональных данных» (далее — Закон о персональных данных) и определяет порядок обработки персональных данных и меры по обеспечению безопасности персональных данных, предпринимаемые ООО “</w:t>
      </w:r>
      <w:del w:id="0" w:author="Анна Пахомова" w:date="2026-07-09T15:23:00Z" w16du:dateUtc="2026-07-09T12:23:00Z">
        <w:r w:rsidDel="006220B6">
          <w:delText>Областной завод металлоконструкций</w:delText>
        </w:r>
      </w:del>
      <w:ins w:id="1" w:author="Анна Пахомова" w:date="2026-07-09T15:23:00Z" w16du:dateUtc="2026-07-09T12:23:00Z">
        <w:r w:rsidR="006220B6">
          <w:t>Энергосистемы</w:t>
        </w:r>
      </w:ins>
      <w:r>
        <w:t>” (далее — Оператор).</w:t>
      </w:r>
    </w:p>
    <w:p w14:paraId="68020CD1" w14:textId="77777777" w:rsidR="001F7693" w:rsidRDefault="001F7693" w:rsidP="001F7693">
      <w:r>
        <w:t>1.1. Оператор ставит своей важнейшей целью и условием осуществления своей деятельности соблюдение прав и свобод человека и гражданина при обработке его персональных данных, в том числе защиты прав на неприкосновенность частной жизни, личную и семейную тайну.</w:t>
      </w:r>
    </w:p>
    <w:p w14:paraId="31B29075" w14:textId="18E1C3E9" w:rsidR="001F7693" w:rsidRDefault="001F7693" w:rsidP="001F7693">
      <w:r>
        <w:t xml:space="preserve">1.2. Настоящая политика Оператора в отношении обработки персональных данных (далее — Политика) применяется ко всей информации, которую Оператор может получить о посетителях веб-сайта </w:t>
      </w:r>
      <w:ins w:id="2" w:author="Анна Пахомова" w:date="2026-07-09T15:23:00Z" w16du:dateUtc="2026-07-09T12:23:00Z">
        <w:r w:rsidR="006220B6" w:rsidRPr="006220B6">
          <w:t>http://e-systems.su/</w:t>
        </w:r>
      </w:ins>
      <w:del w:id="3" w:author="Анна Пахомова" w:date="2026-07-09T15:23:00Z" w16du:dateUtc="2026-07-09T12:23:00Z">
        <w:r w:rsidDel="006220B6">
          <w:delText>https://ozmk-metal.ru</w:delText>
        </w:r>
      </w:del>
      <w:r>
        <w:t>.</w:t>
      </w:r>
    </w:p>
    <w:p w14:paraId="2A5CACE0" w14:textId="77777777" w:rsidR="001F7693" w:rsidRDefault="001F7693" w:rsidP="001F7693">
      <w:r>
        <w:t>2. Основные понятия, используемые в Политике</w:t>
      </w:r>
    </w:p>
    <w:p w14:paraId="4060D515" w14:textId="77777777" w:rsidR="001F7693" w:rsidRDefault="001F7693" w:rsidP="001F7693">
      <w:r>
        <w:t>2.1. Автоматизированная обработка персональных данных — обработка персональных данных с помощью средств вычислительной техники.</w:t>
      </w:r>
    </w:p>
    <w:p w14:paraId="5DDB59F3" w14:textId="77777777" w:rsidR="001F7693" w:rsidRDefault="001F7693" w:rsidP="001F7693">
      <w:r>
        <w:t>2.2. Блокирование персональных данных — временное прекращение обработки персональных данных (за исключением случаев, если обработка необходима для уточнения персональных данных).</w:t>
      </w:r>
    </w:p>
    <w:p w14:paraId="43169884" w14:textId="77777777" w:rsidR="001F7693" w:rsidRDefault="001F7693" w:rsidP="001F7693">
      <w:r>
        <w:t xml:space="preserve">2.3. Веб-сайт — совокупность графических и информационных материалов, а также программ для ЭВМ и баз данных, обеспечивающих их доступность в сети интернет по сетевому адресу </w:t>
      </w:r>
      <w:r w:rsidR="005A0049" w:rsidRPr="005A0049">
        <w:t>http://e-systems.su/</w:t>
      </w:r>
      <w:r>
        <w:t>.</w:t>
      </w:r>
    </w:p>
    <w:p w14:paraId="54E5E69B" w14:textId="77777777" w:rsidR="001F7693" w:rsidRDefault="001F7693" w:rsidP="001F7693">
      <w:r>
        <w:t>2.4. Информационная система персональных данных — совокупность содержащихся в базах данных персональных данных и обеспечивающих их обработку информационных технологий и технических средств.</w:t>
      </w:r>
    </w:p>
    <w:p w14:paraId="12CC9C4E" w14:textId="77777777" w:rsidR="001F7693" w:rsidRDefault="001F7693" w:rsidP="001F7693">
      <w:r>
        <w:t>2.5. Обезличивание персональных данных — действия, в результате которых невозможно определить без использования дополнительной информации принадлежность персональных данных конкретному Пользователю или иному субъекту персональных данных.</w:t>
      </w:r>
    </w:p>
    <w:p w14:paraId="4E952790" w14:textId="77777777" w:rsidR="001F7693" w:rsidRDefault="001F7693" w:rsidP="001F7693">
      <w:r>
        <w:t>2.6. Обработка персональных данных — любое действие (операция)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удаление, уничтожение персональных данных.</w:t>
      </w:r>
    </w:p>
    <w:p w14:paraId="4B1BA73D" w14:textId="77777777" w:rsidR="001F7693" w:rsidRDefault="001F7693" w:rsidP="001F7693">
      <w:r>
        <w:t>2.7. Оператор — государственный орган, муниципальный орган, юридическое или физическое лицо, самостоятельно или совместно с другими лицами организующие и/или осуществляющие обработку персональных данных, а также определяющие цели обработки персональных данных, состав персональных данных, подлежащих обработке, действия (операции), совершаемые с персональными данными.</w:t>
      </w:r>
    </w:p>
    <w:p w14:paraId="7EEBA686" w14:textId="37B0C09F" w:rsidR="001F7693" w:rsidRDefault="001F7693" w:rsidP="001F7693">
      <w:r>
        <w:t xml:space="preserve">2.8. Персональные данные — любая информация, относящаяся прямо или косвенно к определенному или определяемому Пользователю веб-сайта </w:t>
      </w:r>
      <w:ins w:id="4" w:author="Анна Пахомова" w:date="2026-07-09T15:23:00Z" w16du:dateUtc="2026-07-09T12:23:00Z">
        <w:r w:rsidR="006220B6" w:rsidRPr="006220B6">
          <w:t>http://e-systems.su/</w:t>
        </w:r>
      </w:ins>
      <w:del w:id="5" w:author="Анна Пахомова" w:date="2026-07-09T15:23:00Z" w16du:dateUtc="2026-07-09T12:23:00Z">
        <w:r w:rsidDel="006220B6">
          <w:delText>https://ozmk-metal.ru</w:delText>
        </w:r>
      </w:del>
      <w:r>
        <w:t>.</w:t>
      </w:r>
    </w:p>
    <w:p w14:paraId="31605AF1" w14:textId="77777777" w:rsidR="001F7693" w:rsidRDefault="001F7693" w:rsidP="001F7693">
      <w:r>
        <w:lastRenderedPageBreak/>
        <w:t>2.9. Персональные данные, разрешенные субъектом персональных данных для распространения, — персональные данные, доступ неограниченного круга лиц к которым предоставлен субъектом персональных данных путем дачи согласия на обработку персональных данных, разрешенных субъектом персональных данных для распространения в порядке, предусмотренном Законом о персональных данных (далее — персональные данные, разрешенные для распространения).</w:t>
      </w:r>
    </w:p>
    <w:p w14:paraId="588D978E" w14:textId="128B0738" w:rsidR="001F7693" w:rsidRDefault="001F7693" w:rsidP="001F7693">
      <w:r>
        <w:t xml:space="preserve">2.10. Пользователь — любой посетитель веб-сайта </w:t>
      </w:r>
      <w:ins w:id="6" w:author="Анна Пахомова" w:date="2026-07-09T15:24:00Z" w16du:dateUtc="2026-07-09T12:24:00Z">
        <w:r w:rsidR="006220B6" w:rsidRPr="006220B6">
          <w:t>http://e-systems.su/</w:t>
        </w:r>
      </w:ins>
      <w:del w:id="7" w:author="Анна Пахомова" w:date="2026-07-09T15:24:00Z" w16du:dateUtc="2026-07-09T12:24:00Z">
        <w:r w:rsidDel="006220B6">
          <w:delText>https://ozmk-metal.ru</w:delText>
        </w:r>
      </w:del>
      <w:r>
        <w:t>.</w:t>
      </w:r>
    </w:p>
    <w:p w14:paraId="4AFC11C7" w14:textId="77777777" w:rsidR="001F7693" w:rsidRDefault="001F7693" w:rsidP="001F7693">
      <w:r>
        <w:t>2.11. Предоставление персональных данных — действия, направленные на раскрытие персональных данных определенному лицу или определенному кругу лиц.</w:t>
      </w:r>
    </w:p>
    <w:p w14:paraId="4342EE69" w14:textId="77777777" w:rsidR="001F7693" w:rsidRDefault="001F7693" w:rsidP="001F7693">
      <w:r>
        <w:t>2.12. Распространение персональных данных — любые действия, направленные на раскрытие персональных данных неопределенному кругу лиц (передача персональных данных) или на ознакомление с персональными данными неограниченного круга лиц, в том числе обнародование персональных данных в средствах массовой информации, размещение в информационно-телекоммуникационных сетях или предоставление доступа к персональным данным каким-либо иным способом.</w:t>
      </w:r>
    </w:p>
    <w:p w14:paraId="79C11A4B" w14:textId="77777777" w:rsidR="001F7693" w:rsidRDefault="001F7693" w:rsidP="001F7693">
      <w:r>
        <w:t>2.13. Трансграничная передача персональных данных — передача персональных данных на территорию иностранного государства органу власти иностранного государства, иностранному физическому или иностранному юридическому лицу.</w:t>
      </w:r>
    </w:p>
    <w:p w14:paraId="001A9B86" w14:textId="77777777" w:rsidR="001F7693" w:rsidRDefault="001F7693" w:rsidP="001F7693">
      <w:r>
        <w:t>2.14. Уничтожение персональных данных — любые действия, в результате которых персональные данные уничтожаются безвозвратно с невозможностью дальнейшего восстановления содержания персональных данных в информационной системе персональных данных и/или уничтожаются материальные носители персональных данных.</w:t>
      </w:r>
    </w:p>
    <w:p w14:paraId="17CD02ED" w14:textId="77777777" w:rsidR="001F7693" w:rsidRDefault="001F7693" w:rsidP="001F7693">
      <w:r>
        <w:t>3. Основные права и обязанности Оператора</w:t>
      </w:r>
    </w:p>
    <w:p w14:paraId="2EF60E20" w14:textId="77777777" w:rsidR="001F7693" w:rsidRDefault="001F7693" w:rsidP="001F7693">
      <w:r>
        <w:t>3.1. Оператор имеет право:</w:t>
      </w:r>
    </w:p>
    <w:p w14:paraId="3088A32B" w14:textId="77777777" w:rsidR="001F7693" w:rsidRDefault="001F7693" w:rsidP="001F7693">
      <w:r>
        <w:t>— получать от субъекта персональных данных достоверные информацию и/или документы, содержащие персональные данные;</w:t>
      </w:r>
    </w:p>
    <w:p w14:paraId="04E887DC" w14:textId="77777777" w:rsidR="001F7693" w:rsidRDefault="001F7693" w:rsidP="001F7693">
      <w:r>
        <w:t>— в случае отзыва субъектом персональных данных согласия на обработку персональных данных, а также, направления обращения с требованием о прекращении обработки персональных данных, Оператор вправе продолжить обработку персональных данных без согласия субъекта персональных данных при наличии оснований, указанных в Законе о персональных данных;</w:t>
      </w:r>
    </w:p>
    <w:p w14:paraId="67B0B13A" w14:textId="77777777" w:rsidR="001F7693" w:rsidRDefault="001F7693" w:rsidP="001F7693">
      <w:r>
        <w:t>— самостоятельно определять состав и перечень мер, необходимых и достаточных для обеспечения выполнения обязанностей, предусмотренных Законом о персональных данных и принятыми в соответствии с ним нормативными правовыми актами, если иное не предусмотрено Законом о персональных данных или другими федеральными законами.</w:t>
      </w:r>
    </w:p>
    <w:p w14:paraId="008BE1A7" w14:textId="77777777" w:rsidR="001F7693" w:rsidRDefault="001F7693" w:rsidP="001F7693">
      <w:r>
        <w:t>3.2. Оператор обязан:</w:t>
      </w:r>
    </w:p>
    <w:p w14:paraId="115C8682" w14:textId="77777777" w:rsidR="001F7693" w:rsidRDefault="001F7693" w:rsidP="001F7693">
      <w:r>
        <w:t>— предоставлять субъекту персональных данных по его просьбе информацию, касающуюся обработки его персональных данных;</w:t>
      </w:r>
    </w:p>
    <w:p w14:paraId="25A0DD9B" w14:textId="77777777" w:rsidR="001F7693" w:rsidRDefault="001F7693" w:rsidP="001F7693">
      <w:r>
        <w:t>— организовывать обработку персональных данных в порядке, установленном действующим законодательством РФ;</w:t>
      </w:r>
    </w:p>
    <w:p w14:paraId="27624104" w14:textId="77777777" w:rsidR="001F7693" w:rsidRDefault="001F7693" w:rsidP="001F7693">
      <w:r>
        <w:t>— отвечать на обращения и запросы субъектов персональных данных и их законных представителей в соответствии с требованиями Закона о персональных данных;</w:t>
      </w:r>
    </w:p>
    <w:p w14:paraId="7F64ED09" w14:textId="77777777" w:rsidR="001F7693" w:rsidRDefault="001F7693" w:rsidP="001F7693">
      <w:r>
        <w:t>— сообщать в уполномоченный орган по защите прав субъектов персональных данных по запросу этого органа необходимую информацию в течение 10 дней с даты получения такого запроса;</w:t>
      </w:r>
    </w:p>
    <w:p w14:paraId="5DE66BC4" w14:textId="77777777" w:rsidR="001F7693" w:rsidRDefault="001F7693" w:rsidP="001F7693">
      <w:r>
        <w:lastRenderedPageBreak/>
        <w:t>— публиковать или иным образом обеспечивать неограниченный доступ к настоящей Политике в отношении обработки персональных данных;</w:t>
      </w:r>
    </w:p>
    <w:p w14:paraId="6BC1193D" w14:textId="77777777" w:rsidR="001F7693" w:rsidRDefault="001F7693" w:rsidP="001F7693">
      <w:r>
        <w:t>— принимать правовые, организационные и технические меры для защиты персональных данных от неправомерного или случайного доступа к ним, уничтожения, изменения, блокирования, копирования, предоставления, распространения персональных данных, а также от иных неправомерных действий в отношении персональных данных;</w:t>
      </w:r>
    </w:p>
    <w:p w14:paraId="69F22D99" w14:textId="77777777" w:rsidR="001F7693" w:rsidRDefault="001F7693" w:rsidP="001F7693">
      <w:r>
        <w:t>— прекратить передачу (распространение, предоставление, доступ) персональных данных, прекратить обработку и уничтожить персональные данные в порядке и случаях, предусмотренных Законом о персональных данных;</w:t>
      </w:r>
    </w:p>
    <w:p w14:paraId="0ACC2AEA" w14:textId="77777777" w:rsidR="001F7693" w:rsidRDefault="001F7693" w:rsidP="001F7693">
      <w:r>
        <w:t>— исполнять иные обязанности, предусмотренные Законом о персональных данных.</w:t>
      </w:r>
    </w:p>
    <w:p w14:paraId="55970ECD" w14:textId="77777777" w:rsidR="001F7693" w:rsidRDefault="001F7693" w:rsidP="001F7693">
      <w:r>
        <w:t>4. Основные права и обязанности субъектов персональных данных</w:t>
      </w:r>
    </w:p>
    <w:p w14:paraId="1F1FA65E" w14:textId="77777777" w:rsidR="001F7693" w:rsidRDefault="001F7693" w:rsidP="001F7693">
      <w:r>
        <w:t>4.1. Субъекты персональных данных имеют право:</w:t>
      </w:r>
    </w:p>
    <w:p w14:paraId="1C3E1A19" w14:textId="77777777" w:rsidR="001F7693" w:rsidRDefault="001F7693" w:rsidP="001F7693">
      <w:r>
        <w:t>— получать информацию, касающуюся обработки его персональных данных, за исключением случаев, предусмотренных федеральными законами. Сведения предоставляются субъекту персональных данных Оператором в доступной форме, и в них не должны содержаться персональные данные, относящиеся к другим субъектам персональных данных, за исключением случаев, когда имеются законные основания для раскрытия таких персональных данных. Перечень информации и порядок ее получения установлен Законом о персональных данных;</w:t>
      </w:r>
    </w:p>
    <w:p w14:paraId="157C0288" w14:textId="77777777" w:rsidR="001F7693" w:rsidRDefault="001F7693" w:rsidP="001F7693">
      <w:r>
        <w:t>— требовать от оператора уточнения его персональных данных, их блокирования или уничтожения в случае, если персональные данные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прав;</w:t>
      </w:r>
    </w:p>
    <w:p w14:paraId="5179DFE4" w14:textId="77777777" w:rsidR="001F7693" w:rsidRDefault="001F7693" w:rsidP="001F7693">
      <w:r>
        <w:t>— выдвигать условие предварительного согласия при обработке персональных данных в целях продвижения на рынке товаров, работ и услуг;</w:t>
      </w:r>
    </w:p>
    <w:p w14:paraId="4B8F086B" w14:textId="77777777" w:rsidR="001F7693" w:rsidRDefault="001F7693" w:rsidP="001F7693">
      <w:r>
        <w:t>— на отзыв согласия на обработку персональных данных, а также, на направление требования о прекращении обработки персональных данных;</w:t>
      </w:r>
    </w:p>
    <w:p w14:paraId="4942BB80" w14:textId="77777777" w:rsidR="001F7693" w:rsidRDefault="001F7693" w:rsidP="001F7693">
      <w:r>
        <w:t>— обжаловать в уполномоченный орган по защите прав субъектов персональных данных или в судебном порядке неправомерные действия или бездействие Оператора при обработке его персональных данных;</w:t>
      </w:r>
    </w:p>
    <w:p w14:paraId="201FF40B" w14:textId="77777777" w:rsidR="001F7693" w:rsidRDefault="001F7693" w:rsidP="001F7693">
      <w:r>
        <w:t>— на осуществление иных прав, предусмотренных законодательством РФ.</w:t>
      </w:r>
    </w:p>
    <w:p w14:paraId="04E21BF9" w14:textId="77777777" w:rsidR="001F7693" w:rsidRDefault="001F7693" w:rsidP="001F7693">
      <w:r>
        <w:t>4.2. Субъекты персональных данных обязаны:</w:t>
      </w:r>
    </w:p>
    <w:p w14:paraId="7157C7FE" w14:textId="77777777" w:rsidR="001F7693" w:rsidRDefault="001F7693" w:rsidP="001F7693">
      <w:r>
        <w:t>— предоставлять Оператору достоверные данные о себе;</w:t>
      </w:r>
    </w:p>
    <w:p w14:paraId="4FA03F61" w14:textId="77777777" w:rsidR="001F7693" w:rsidRDefault="001F7693" w:rsidP="001F7693">
      <w:r>
        <w:t>— сообщать Оператору об уточнении (обновлении, изменении) своих персональных данных.</w:t>
      </w:r>
    </w:p>
    <w:p w14:paraId="51AC397D" w14:textId="77777777" w:rsidR="001F7693" w:rsidRDefault="001F7693" w:rsidP="001F7693">
      <w:r>
        <w:t>4.3. Лица, передавшие Оператору недостоверные сведения о себе, либо сведения о другом субъекте персональных данных без согласия последнего, несут ответственность в соответствии с законодательством РФ.</w:t>
      </w:r>
    </w:p>
    <w:p w14:paraId="572654AA" w14:textId="77777777" w:rsidR="001F7693" w:rsidRDefault="001F7693" w:rsidP="001F7693">
      <w:r>
        <w:t>5. Принципы обработки персональных данных</w:t>
      </w:r>
    </w:p>
    <w:p w14:paraId="748AD8F1" w14:textId="77777777" w:rsidR="001F7693" w:rsidRDefault="001F7693" w:rsidP="001F7693">
      <w:r>
        <w:t>5.1. Обработка персональных данных осуществляется на законной и справедливой основе.</w:t>
      </w:r>
    </w:p>
    <w:p w14:paraId="0DB197EE" w14:textId="77777777" w:rsidR="001F7693" w:rsidRDefault="001F7693" w:rsidP="001F7693">
      <w:r>
        <w:lastRenderedPageBreak/>
        <w:t>5.2. Обработка персональных данных ограничивается достижением конкретных, заранее определенных и законных целей. Не допускается обработка персональных данных, несовместимая с целями сбора персональных данных.</w:t>
      </w:r>
    </w:p>
    <w:p w14:paraId="711E3B08" w14:textId="77777777" w:rsidR="001F7693" w:rsidRDefault="001F7693" w:rsidP="001F7693">
      <w:r>
        <w:t>5.3. Не допускается объединение баз данных, содержащих персональные данные, обработка которых осуществляется в целях, несовместимых между собой.</w:t>
      </w:r>
    </w:p>
    <w:p w14:paraId="2FCB9D3D" w14:textId="77777777" w:rsidR="001F7693" w:rsidRDefault="001F7693" w:rsidP="001F7693">
      <w:r>
        <w:t>5.4. Обработке подлежат только персональные данные, которые отвечают целям их обработки.</w:t>
      </w:r>
    </w:p>
    <w:p w14:paraId="315C0667" w14:textId="77777777" w:rsidR="001F7693" w:rsidRDefault="001F7693" w:rsidP="001F7693">
      <w:r>
        <w:t>5.5. Содержание и объем обрабатываемых персональных данных соответствуют заявленным целям обработки. Не допускается избыточность обрабатываемых персональных данных по отношению к заявленным целям их обработки.</w:t>
      </w:r>
    </w:p>
    <w:p w14:paraId="326E5DB5" w14:textId="77777777" w:rsidR="001F7693" w:rsidRDefault="001F7693" w:rsidP="001F7693">
      <w:r>
        <w:t>5.6. При обработке персональных данных обеспечивается точность персональных данных, их достаточность, а в необходимых случаях и актуальность по отношению к целям обработки персональных данных. Оператор принимает необходимые меры и/или обеспечивает их принятие по удалению или уточнению неполных или неточных данных.</w:t>
      </w:r>
    </w:p>
    <w:p w14:paraId="4F0DBCBF" w14:textId="36CD1DB8" w:rsidR="001F7693" w:rsidRDefault="001F7693" w:rsidP="001F7693">
      <w:r>
        <w:t>5.7. Хранение персональных данных осуществляется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поручителем</w:t>
      </w:r>
      <w:ins w:id="8" w:author="Анна Пахомова" w:date="2026-07-09T15:26:00Z" w16du:dateUtc="2026-07-09T12:26:00Z">
        <w:r w:rsidR="006220B6">
          <w:t>,</w:t>
        </w:r>
      </w:ins>
      <w:r>
        <w:t xml:space="preserve"> по которому является субъект персональных данных. Обрабатываемые персональные данные уничтожаются либо обезличиваются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14:paraId="5D0EDCFA" w14:textId="77777777" w:rsidR="001F7693" w:rsidRDefault="001F7693" w:rsidP="001F7693">
      <w:r>
        <w:t>6. Цели обработки персональных данных</w:t>
      </w:r>
    </w:p>
    <w:p w14:paraId="1E404AC0" w14:textId="77777777" w:rsidR="001F7693" w:rsidRDefault="001F7693" w:rsidP="001F7693">
      <w:r>
        <w:t>Цель обработки</w:t>
      </w:r>
    </w:p>
    <w:p w14:paraId="238058C1" w14:textId="77777777" w:rsidR="001F7693" w:rsidRDefault="001F7693" w:rsidP="001F7693">
      <w:r>
        <w:t>заключение, исполнение и прекращение гражданско-правовых договоров</w:t>
      </w:r>
    </w:p>
    <w:p w14:paraId="0DD9B603" w14:textId="77777777" w:rsidR="001F7693" w:rsidRDefault="001F7693" w:rsidP="001F7693">
      <w:r>
        <w:t>Персональные данные</w:t>
      </w:r>
    </w:p>
    <w:p w14:paraId="74285905" w14:textId="77777777" w:rsidR="001F7693" w:rsidRDefault="001F7693" w:rsidP="001F7693">
      <w:r>
        <w:t>фамилия, имя, отчество</w:t>
      </w:r>
    </w:p>
    <w:p w14:paraId="4AEBFD0B" w14:textId="77777777" w:rsidR="001F7693" w:rsidRDefault="001F7693" w:rsidP="001F7693">
      <w:r>
        <w:t>электронный адрес</w:t>
      </w:r>
    </w:p>
    <w:p w14:paraId="5A575BF2" w14:textId="77777777" w:rsidR="001F7693" w:rsidRDefault="001F7693" w:rsidP="001F7693">
      <w:r>
        <w:t>номера телефонов</w:t>
      </w:r>
    </w:p>
    <w:p w14:paraId="646F41A8" w14:textId="77777777" w:rsidR="001F7693" w:rsidRDefault="001F7693" w:rsidP="001F7693">
      <w:r>
        <w:t>Правовые основания</w:t>
      </w:r>
    </w:p>
    <w:p w14:paraId="1B36B5B5" w14:textId="77777777" w:rsidR="001F7693" w:rsidRDefault="001F7693" w:rsidP="001F7693"/>
    <w:p w14:paraId="1CE594E8" w14:textId="77777777" w:rsidR="001F7693" w:rsidRDefault="001F7693" w:rsidP="001F7693">
      <w:r>
        <w:t>Федеральный закон "Об информации, информационных технологиях и о защите информации" от 27.07.2006 N 149-ФЗ</w:t>
      </w:r>
    </w:p>
    <w:p w14:paraId="2E8E4BF1" w14:textId="77777777" w:rsidR="001F7693" w:rsidRDefault="001F7693" w:rsidP="001F7693">
      <w:r>
        <w:t>Виды обработки персональных данных</w:t>
      </w:r>
    </w:p>
    <w:p w14:paraId="24043737" w14:textId="77777777" w:rsidR="001F7693" w:rsidRDefault="001F7693" w:rsidP="001F7693">
      <w:r>
        <w:t>Сбор, запись, систематизация, накопление, хранение, уничтожение и обезличивание персональных данных</w:t>
      </w:r>
    </w:p>
    <w:p w14:paraId="50C70A94" w14:textId="77777777" w:rsidR="001F7693" w:rsidRDefault="001F7693" w:rsidP="001F7693">
      <w:r>
        <w:t>7. Условия обработки персональных данных</w:t>
      </w:r>
    </w:p>
    <w:p w14:paraId="7EEDA22F" w14:textId="77777777" w:rsidR="001F7693" w:rsidRDefault="001F7693" w:rsidP="001F7693">
      <w:r>
        <w:t>7.1. Обработка персональных данных осуществляется с согласия субъекта персональных данных на обработку его персональных данных.</w:t>
      </w:r>
    </w:p>
    <w:p w14:paraId="7D73DDC8" w14:textId="77777777" w:rsidR="001F7693" w:rsidRDefault="001F7693" w:rsidP="001F7693">
      <w:r>
        <w:t xml:space="preserve">7.2. Обработка персональных данных необходима для достижения целей, предусмотренных международным договором Российской Федерации или законом, для осуществления </w:t>
      </w:r>
      <w:r>
        <w:lastRenderedPageBreak/>
        <w:t>возложенных законодательством Российской Федерации на оператора функций, полномочий и обязанностей.</w:t>
      </w:r>
    </w:p>
    <w:p w14:paraId="61103378" w14:textId="77777777" w:rsidR="001F7693" w:rsidRDefault="001F7693" w:rsidP="001F7693">
      <w:r>
        <w:t>7.3. Обработка персональных данных необходима для осуществления правосудия, исполнения судебного акта, акта другого органа или должностного лица, подлежащих исполнению в соответствии с законодательством Российской Федерации об исполнительном производстве.</w:t>
      </w:r>
    </w:p>
    <w:p w14:paraId="45937F80" w14:textId="4BFD6683" w:rsidR="001F7693" w:rsidRDefault="001F7693" w:rsidP="001F7693">
      <w:r>
        <w:t>7.4. Обработка персональных данных необходима для исполнения договора, стороной которого либо выгодоприобретателем или поручителем</w:t>
      </w:r>
      <w:ins w:id="9" w:author="Анна Пахомова" w:date="2026-07-09T15:24:00Z" w16du:dateUtc="2026-07-09T12:24:00Z">
        <w:r w:rsidR="006220B6">
          <w:t>,</w:t>
        </w:r>
      </w:ins>
      <w:r>
        <w:t xml:space="preserve"> по которому является субъект персональных данных, а также для заключения договора по инициативе субъекта персональных данных или договора, по которому субъект персональных данных будет являться выгодоприобретателем или поручителем.</w:t>
      </w:r>
    </w:p>
    <w:p w14:paraId="468F2379" w14:textId="77777777" w:rsidR="001F7693" w:rsidRDefault="001F7693" w:rsidP="001F7693">
      <w:r>
        <w:t>7.5. Обработка персональных данных необходима для осуществления прав и законных интересов оператора или третьих лиц либо для достижения общественно значимых целей при условии, что при этом не нарушаются права и свободы субъекта персональных данных.</w:t>
      </w:r>
    </w:p>
    <w:p w14:paraId="7C50A7DA" w14:textId="77777777" w:rsidR="001F7693" w:rsidRDefault="001F7693" w:rsidP="001F7693">
      <w:r>
        <w:t>7.6. Осуществляется обработка персональных данных, доступ неограниченного круга лиц к которым предоставлен субъектом персональных данных либо по его просьбе (далее — общедоступные персональные данные).</w:t>
      </w:r>
    </w:p>
    <w:p w14:paraId="3D4460AA" w14:textId="77777777" w:rsidR="001F7693" w:rsidRDefault="001F7693" w:rsidP="001F7693">
      <w:r>
        <w:t>7.7. Осуществляется обработка персональных данных, подлежащих опубликованию или обязательному раскрытию в соответствии с федеральным законом.</w:t>
      </w:r>
    </w:p>
    <w:p w14:paraId="033D2703" w14:textId="77777777" w:rsidR="001F7693" w:rsidRDefault="001F7693" w:rsidP="001F7693">
      <w:r>
        <w:t>8. Порядок сбора, хранения, передачи и других видов обработки персональных данных</w:t>
      </w:r>
    </w:p>
    <w:p w14:paraId="5C0E5BFB" w14:textId="77777777" w:rsidR="001F7693" w:rsidRDefault="001F7693" w:rsidP="001F7693">
      <w:r>
        <w:t>Безопасность персональных данных, которые обрабатываются Оператором, обеспечивается путем реализации правовых, организационных и технических мер, необходимых для выполнения в полном объеме требований действующего законодательства в области защиты персональных данных.</w:t>
      </w:r>
    </w:p>
    <w:p w14:paraId="2DEB8760" w14:textId="77777777" w:rsidR="001F7693" w:rsidRDefault="001F7693" w:rsidP="001F7693">
      <w:r>
        <w:t>8.1. Оператор обеспечивает сохранность персональных данных и принимает все возможные меры, исключающие доступ к персональным данным неуполномоченных лиц.</w:t>
      </w:r>
    </w:p>
    <w:p w14:paraId="3FB53A87" w14:textId="77777777" w:rsidR="001F7693" w:rsidRDefault="001F7693" w:rsidP="001F7693">
      <w:r>
        <w:t>8.2. Персональные данные Пользователя никогда, ни при каких условиях не будут переданы третьим лицам, за исключением случаев, связанных с исполнением действующего законодательства либо в случае, если субъектом персональных данных дано согласие Оператору на передачу данных третьему лицу для исполнения обязательств по гражданско-правовому договору.</w:t>
      </w:r>
    </w:p>
    <w:p w14:paraId="26931FEA" w14:textId="61A2058F" w:rsidR="001F7693" w:rsidRDefault="001F7693" w:rsidP="001F7693">
      <w:r>
        <w:t xml:space="preserve">8.3. В случае выявления неточностей в персональных данных, Пользователь может актуализировать их самостоятельно, путем направления Оператору уведомление на адрес электронной почты Оператора </w:t>
      </w:r>
      <w:del w:id="10" w:author="Анна Пахомова" w:date="2026-07-09T15:29:00Z" w16du:dateUtc="2026-07-09T12:29:00Z">
        <w:r w:rsidDel="006220B6">
          <w:delText>info</w:delText>
        </w:r>
      </w:del>
      <w:ins w:id="11" w:author="Анна Пахомова" w:date="2026-07-09T15:29:00Z" w16du:dateUtc="2026-07-09T12:29:00Z">
        <w:r w:rsidR="006220B6">
          <w:rPr>
            <w:lang w:val="en-US"/>
          </w:rPr>
          <w:t>inbox</w:t>
        </w:r>
      </w:ins>
      <w:r>
        <w:t>@</w:t>
      </w:r>
      <w:del w:id="12" w:author="Анна Пахомова" w:date="2026-07-09T15:29:00Z" w16du:dateUtc="2026-07-09T12:29:00Z">
        <w:r w:rsidDel="006220B6">
          <w:delText>ozmk</w:delText>
        </w:r>
      </w:del>
      <w:ins w:id="13" w:author="Анна Пахомова" w:date="2026-07-09T15:29:00Z" w16du:dateUtc="2026-07-09T12:29:00Z">
        <w:r w:rsidR="006220B6">
          <w:rPr>
            <w:lang w:val="en-US"/>
          </w:rPr>
          <w:t>e</w:t>
        </w:r>
      </w:ins>
      <w:r>
        <w:t>-</w:t>
      </w:r>
      <w:del w:id="14" w:author="Анна Пахомова" w:date="2026-07-09T15:29:00Z" w16du:dateUtc="2026-07-09T12:29:00Z">
        <w:r w:rsidDel="006220B6">
          <w:delText>metal</w:delText>
        </w:r>
      </w:del>
      <w:ins w:id="15" w:author="Анна Пахомова" w:date="2026-07-09T15:29:00Z" w16du:dateUtc="2026-07-09T12:29:00Z">
        <w:r w:rsidR="006220B6">
          <w:rPr>
            <w:lang w:val="en-US"/>
          </w:rPr>
          <w:t>systems</w:t>
        </w:r>
      </w:ins>
      <w:r>
        <w:t>.</w:t>
      </w:r>
      <w:del w:id="16" w:author="Анна Пахомова" w:date="2026-07-09T15:29:00Z" w16du:dateUtc="2026-07-09T12:29:00Z">
        <w:r w:rsidDel="006220B6">
          <w:delText xml:space="preserve">ru </w:delText>
        </w:r>
      </w:del>
      <w:ins w:id="17" w:author="Анна Пахомова" w:date="2026-07-09T15:29:00Z" w16du:dateUtc="2026-07-09T12:29:00Z">
        <w:r w:rsidR="006220B6">
          <w:rPr>
            <w:lang w:val="en-US"/>
          </w:rPr>
          <w:t>su</w:t>
        </w:r>
        <w:r w:rsidR="006220B6">
          <w:t xml:space="preserve"> </w:t>
        </w:r>
      </w:ins>
      <w:r>
        <w:t>с пометкой «Актуализация персональных данных».</w:t>
      </w:r>
    </w:p>
    <w:p w14:paraId="753C29CC" w14:textId="77777777" w:rsidR="001F7693" w:rsidRDefault="001F7693" w:rsidP="001F7693">
      <w:r>
        <w:t>8.4. Срок обработки персональных данных определяется достижением целей, для которых были собраны персональные данные, если иной срок не предусмотрен договором или действующим законодательством.</w:t>
      </w:r>
    </w:p>
    <w:p w14:paraId="201C767D" w14:textId="3DBEE167" w:rsidR="001F7693" w:rsidRDefault="001F7693" w:rsidP="001F7693">
      <w:r>
        <w:t xml:space="preserve">Пользователь может в любой момент отозвать свое согласие на обработку персональных данных, направив Оператору уведомление посредством электронной почты на электронный адрес Оператора </w:t>
      </w:r>
      <w:ins w:id="18" w:author="Анна Пахомова" w:date="2026-07-09T15:30:00Z" w16du:dateUtc="2026-07-09T12:30:00Z">
        <w:r w:rsidR="006220B6" w:rsidRPr="006220B6">
          <w:t xml:space="preserve">inbox@e-systems.su </w:t>
        </w:r>
      </w:ins>
      <w:del w:id="19" w:author="Анна Пахомова" w:date="2026-07-09T15:30:00Z" w16du:dateUtc="2026-07-09T12:30:00Z">
        <w:r w:rsidDel="006220B6">
          <w:delText xml:space="preserve">info@ozmk-metal.ru </w:delText>
        </w:r>
      </w:del>
      <w:r>
        <w:t>с пометкой «Отзыв согласия на обработку персональных данных».</w:t>
      </w:r>
    </w:p>
    <w:p w14:paraId="7EFA6B27" w14:textId="77777777" w:rsidR="001F7693" w:rsidRDefault="001F7693" w:rsidP="001F7693">
      <w:r>
        <w:t xml:space="preserve">8.5. Вся информация, которая собирается сторонними сервисами, в том числе платежными системами, средствами связи и другими поставщиками услуг, хранится и обрабатывается </w:t>
      </w:r>
      <w:r>
        <w:lastRenderedPageBreak/>
        <w:t>указанными лицами (Операторами) в соответствии с их Пользовательским соглашением и Политикой конфиденциальности. Субъект персональных данных и/или с указанными документами. Оператор не несет ответственность за действия третьих лиц, в том числе указанных в настоящем пункте поставщиков услуг.</w:t>
      </w:r>
    </w:p>
    <w:p w14:paraId="67EDBDE3" w14:textId="77777777" w:rsidR="001F7693" w:rsidRDefault="001F7693" w:rsidP="001F7693">
      <w:r>
        <w:t>8.6. Установленные субъектом персональных данных запреты на передачу (кроме предоставления доступа), а также на обработку или условия обработки (кроме получения доступа) персональных данных, разрешенных для распространения, не действуют в случаях обработки персональных данных в государственных, общественных и иных публичных интересах, определенных законодательством РФ.</w:t>
      </w:r>
    </w:p>
    <w:p w14:paraId="269A9E15" w14:textId="77777777" w:rsidR="001F7693" w:rsidRDefault="001F7693" w:rsidP="001F7693">
      <w:r>
        <w:t>8.7. Оператор при обработке персональных данных обеспечивает конфиденциальность персональных данных.</w:t>
      </w:r>
    </w:p>
    <w:p w14:paraId="14AF65B2" w14:textId="10AC9535" w:rsidR="001F7693" w:rsidRDefault="001F7693" w:rsidP="001F7693">
      <w:r>
        <w:t>8.8. Оператор осуществляет хранение персональных данных в форме, позволяющей определить субъекта персональных данных, не дольше, чем этого требуют цели обработки персональных данных, если срок хранения персональных данных не установлен федеральным законом, договором, стороной которого, выгодоприобретателем или поручителем</w:t>
      </w:r>
      <w:ins w:id="20" w:author="Анна Пахомова" w:date="2026-07-09T15:30:00Z" w16du:dateUtc="2026-07-09T12:30:00Z">
        <w:r w:rsidR="006220B6">
          <w:t>,</w:t>
        </w:r>
      </w:ins>
      <w:r>
        <w:t xml:space="preserve"> по которому является субъект персональных данных.</w:t>
      </w:r>
    </w:p>
    <w:p w14:paraId="27DD1DE1" w14:textId="77777777" w:rsidR="001F7693" w:rsidRDefault="001F7693" w:rsidP="001F7693">
      <w:r>
        <w:t>8.9. Условием прекращения обработки персональных данных может являться достижение целей обработки персональных данных, истечение срока действия согласия субъекта персональных данных, отзыв согласия субъектом персональных данных или требование о прекращении обработки персональных данных, а также выявление неправомерной обработки персональных данных.</w:t>
      </w:r>
    </w:p>
    <w:p w14:paraId="68D00DC3" w14:textId="77777777" w:rsidR="001F7693" w:rsidRDefault="001F7693" w:rsidP="001F7693">
      <w:r>
        <w:t>9. Перечень действий, производимых Оператором с полученными персональными данными</w:t>
      </w:r>
    </w:p>
    <w:p w14:paraId="10ACE78E" w14:textId="77777777" w:rsidR="001F7693" w:rsidRDefault="001F7693" w:rsidP="001F7693">
      <w:r>
        <w:t>9.1. Оператор осуществляет сбор, запись, систематизацию, накопление, хранение, уточнение (обновление, изменение), извлечение, использование, передачу (распространение, предоставление, доступ), обезличивание, блокирование, удаление и уничтожение персональных данных.</w:t>
      </w:r>
    </w:p>
    <w:p w14:paraId="543BF3C6" w14:textId="77777777" w:rsidR="001F7693" w:rsidRDefault="001F7693" w:rsidP="001F7693">
      <w:r>
        <w:t>9.2. Оператор осуществляет автоматизированную обработку персональных данных с получением и/или передачей полученной информации по информационно-телекоммуникационным сетям или без таковой.</w:t>
      </w:r>
    </w:p>
    <w:p w14:paraId="1B03CDD2" w14:textId="77777777" w:rsidR="001F7693" w:rsidRDefault="001F7693" w:rsidP="001F7693">
      <w:r>
        <w:t>10. Трансграничная передача персональных данных</w:t>
      </w:r>
    </w:p>
    <w:p w14:paraId="7BFBB16D" w14:textId="77777777" w:rsidR="001F7693" w:rsidRDefault="001F7693" w:rsidP="001F7693">
      <w:r>
        <w:t>10.1. Оператор до начала осуществления деятельности по трансграничной передаче персональных данных обязан уведомить уполномоченный орган по защите прав субъектов персональных данных о своем намерении осуществлять трансграничную передачу персональных данных (такое уведомление направляется отдельно от уведомления о намерении осуществлять обработку персональных данных).</w:t>
      </w:r>
    </w:p>
    <w:p w14:paraId="01D28F06" w14:textId="77777777" w:rsidR="001F7693" w:rsidRDefault="001F7693" w:rsidP="001F7693">
      <w:r>
        <w:t>10.2. Оператор до подачи вышеуказанного уведомления, обязан получить от органов власти иностранного государства, иностранных физических лиц, иностранных юридических лиц, которым планируется трансграничная передача персональных данных, соответствующие сведения.</w:t>
      </w:r>
    </w:p>
    <w:p w14:paraId="05C5865E" w14:textId="77777777" w:rsidR="001F7693" w:rsidRDefault="001F7693" w:rsidP="001F7693">
      <w:r>
        <w:t>11. Конфиденциальность персональных данных</w:t>
      </w:r>
    </w:p>
    <w:p w14:paraId="05C06593" w14:textId="77777777" w:rsidR="001F7693" w:rsidRDefault="001F7693" w:rsidP="001F7693">
      <w:r>
        <w:t>Оператор и иные лица, получившие доступ к персональным данным, обязаны не раскрывать третьим лицам и не распространять персональные данные без согласия субъекта персональных данных, если иное не предусмотрено федеральным законом.</w:t>
      </w:r>
    </w:p>
    <w:p w14:paraId="41055CF5" w14:textId="77777777" w:rsidR="001F7693" w:rsidRDefault="001F7693" w:rsidP="001F7693">
      <w:r>
        <w:t>12. Заключительные положения</w:t>
      </w:r>
    </w:p>
    <w:p w14:paraId="05CC062A" w14:textId="77777777" w:rsidR="001F7693" w:rsidRDefault="001F7693" w:rsidP="001F7693">
      <w:r>
        <w:lastRenderedPageBreak/>
        <w:t xml:space="preserve">12.1. Пользователь может получить любые разъяснения по интересующим вопросам, касающимся обработки его персональных данных, обратившись к Оператору с помощью электронной почты </w:t>
      </w:r>
      <w:r w:rsidR="005A0049" w:rsidRPr="005A0049">
        <w:t>inbox@e-systems.su</w:t>
      </w:r>
      <w:r>
        <w:t>.</w:t>
      </w:r>
    </w:p>
    <w:p w14:paraId="7F154010" w14:textId="77777777" w:rsidR="001F7693" w:rsidRDefault="001F7693" w:rsidP="001F7693">
      <w:r>
        <w:t>12.2. В данном документе будут отражены любые изменения политики обработки персональных данных Оператором. Политика действует бессрочно до замены ее новой версией.</w:t>
      </w:r>
    </w:p>
    <w:p w14:paraId="6D47989A" w14:textId="01CB1498" w:rsidR="0072441D" w:rsidRDefault="001F7693" w:rsidP="001F7693">
      <w:r>
        <w:t xml:space="preserve">12.3. Актуальная версия Политики в свободном доступе расположена в сети Интернет по адресу </w:t>
      </w:r>
      <w:del w:id="21" w:author="Анна Пахомова" w:date="2026-07-09T15:30:00Z" w16du:dateUtc="2026-07-09T12:30:00Z">
        <w:r w:rsidDel="006220B6">
          <w:delText xml:space="preserve">https:// </w:delText>
        </w:r>
        <w:r w:rsidRPr="001F7693" w:rsidDel="006220B6">
          <w:rPr>
            <w:color w:val="000000" w:themeColor="text1"/>
          </w:rPr>
          <w:delText xml:space="preserve">    </w:delText>
        </w:r>
      </w:del>
      <w:r w:rsidRPr="001F7693">
        <w:rPr>
          <w:color w:val="FF0000"/>
        </w:rPr>
        <w:t>http://e-systems.su/</w:t>
      </w:r>
      <w:r w:rsidRPr="001F7693">
        <w:t xml:space="preserve">    </w:t>
      </w:r>
      <w:r>
        <w:t>*****</w:t>
      </w:r>
      <w:r w:rsidRPr="001F7693">
        <w:t xml:space="preserve">        </w:t>
      </w:r>
      <w:r>
        <w:t>.</w:t>
      </w:r>
    </w:p>
    <w:sectPr w:rsidR="0072441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Анна Пахомова">
    <w15:presenceInfo w15:providerId="AD" w15:userId="S-1-5-21-1340594870-2301771544-1627704594-1121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trackRevision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693"/>
    <w:rsid w:val="001F7693"/>
    <w:rsid w:val="005A0049"/>
    <w:rsid w:val="006220B6"/>
    <w:rsid w:val="0072441D"/>
    <w:rsid w:val="00864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126AD"/>
  <w15:chartTrackingRefBased/>
  <w15:docId w15:val="{A48B02EC-0E4F-4F38-8643-333115007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6220B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2629</Words>
  <Characters>14986</Characters>
  <Application>Microsoft Office Word</Application>
  <DocSecurity>0</DocSecurity>
  <Lines>124</Lines>
  <Paragraphs>35</Paragraphs>
  <ScaleCrop>false</ScaleCrop>
  <Company/>
  <LinksUpToDate>false</LinksUpToDate>
  <CharactersWithSpaces>17580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Соколовский Владислав Николаевич</dc:creator>
  <cp:keywords/>
  <dc:description/>
  <cp:lastModifiedBy>Анна Пахомова</cp:lastModifiedBy>
  <cp:revision>3</cp:revision>
  <dcterms:created xsi:type="dcterms:W3CDTF">2026-07-02T13:12:00Z</dcterms:created>
  <dcterms:modified xsi:type="dcterms:W3CDTF">2026-07-09T12:31:00Z</dcterms:modified>
</cp:coreProperties>
</file>