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3EB4" w14:textId="7A393770" w:rsidR="008D15CD" w:rsidRPr="008D15CD" w:rsidRDefault="008D15CD" w:rsidP="00921231">
      <w:pPr>
        <w:shd w:val="clear" w:color="auto" w:fill="FFFFFF" w:themeFill="background1"/>
        <w:rPr>
          <w:rFonts w:ascii="TildaSans" w:hAnsi="TildaSans"/>
          <w:sz w:val="30"/>
          <w:szCs w:val="30"/>
          <w:shd w:val="clear" w:color="auto" w:fill="E8E8E8"/>
        </w:rPr>
      </w:pPr>
      <w:r w:rsidRPr="008D15CD">
        <w:rPr>
          <w:rStyle w:val="a3"/>
          <w:rFonts w:ascii="TildaSans" w:hAnsi="TildaSans"/>
          <w:sz w:val="30"/>
          <w:szCs w:val="30"/>
          <w:shd w:val="clear" w:color="auto" w:fill="E8E8E8"/>
        </w:rPr>
        <w:t>Согласие на обработку персональных данных</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Я, (полное ФИО субъекта) в соответствии с требованиями статьи 9 Федерального закона от 27 июля 2006 г. № 152-ФЗ «О персональных данных» свободно, своей волей и в своем интересе даю ООО “</w:t>
      </w:r>
      <w:r>
        <w:rPr>
          <w:rFonts w:ascii="TildaSans" w:hAnsi="TildaSans"/>
          <w:sz w:val="30"/>
          <w:szCs w:val="30"/>
          <w:shd w:val="clear" w:color="auto" w:fill="E8E8E8"/>
        </w:rPr>
        <w:t>Энергосистемы</w:t>
      </w:r>
      <w:r w:rsidRPr="008D15CD">
        <w:rPr>
          <w:rFonts w:ascii="TildaSans" w:hAnsi="TildaSans"/>
          <w:sz w:val="30"/>
          <w:szCs w:val="30"/>
          <w:shd w:val="clear" w:color="auto" w:fill="E8E8E8"/>
        </w:rPr>
        <w:t xml:space="preserve">” (ОГРН: 1135044003709  , ИНН: 5044089069, </w:t>
      </w:r>
      <w:del w:id="0" w:author="Анна Пахомова" w:date="2026-07-09T15:19:00Z" w16du:dateUtc="2026-07-09T12:19:00Z">
        <w:r w:rsidRPr="008D15CD" w:rsidDel="007E0CCE">
          <w:rPr>
            <w:rFonts w:ascii="TildaSans" w:hAnsi="TildaSans"/>
            <w:sz w:val="30"/>
            <w:szCs w:val="30"/>
            <w:shd w:val="clear" w:color="auto" w:fill="E8E8E8"/>
          </w:rPr>
          <w:delText xml:space="preserve">зарегистрированным </w:delText>
        </w:r>
      </w:del>
      <w:ins w:id="1" w:author="Анна Пахомова" w:date="2026-07-09T15:19:00Z" w16du:dateUtc="2026-07-09T12:19:00Z">
        <w:r w:rsidR="007E0CCE" w:rsidRPr="008D15CD">
          <w:rPr>
            <w:rFonts w:ascii="TildaSans" w:hAnsi="TildaSans"/>
            <w:sz w:val="30"/>
            <w:szCs w:val="30"/>
            <w:shd w:val="clear" w:color="auto" w:fill="E8E8E8"/>
          </w:rPr>
          <w:t>зарегистрированн</w:t>
        </w:r>
        <w:r w:rsidR="007E0CCE">
          <w:rPr>
            <w:rFonts w:ascii="TildaSans" w:hAnsi="TildaSans"/>
            <w:sz w:val="30"/>
            <w:szCs w:val="30"/>
            <w:shd w:val="clear" w:color="auto" w:fill="E8E8E8"/>
          </w:rPr>
          <w:t>ому</w:t>
        </w:r>
        <w:r w:rsidR="007E0CCE" w:rsidRPr="008D15CD">
          <w:rPr>
            <w:rFonts w:ascii="TildaSans" w:hAnsi="TildaSans"/>
            <w:sz w:val="30"/>
            <w:szCs w:val="30"/>
            <w:shd w:val="clear" w:color="auto" w:fill="E8E8E8"/>
          </w:rPr>
          <w:t xml:space="preserve"> </w:t>
        </w:r>
      </w:ins>
      <w:r w:rsidRPr="008D15CD">
        <w:rPr>
          <w:rFonts w:ascii="TildaSans" w:hAnsi="TildaSans"/>
          <w:sz w:val="30"/>
          <w:szCs w:val="30"/>
          <w:shd w:val="clear" w:color="auto" w:fill="E8E8E8"/>
        </w:rPr>
        <w:t xml:space="preserve">в соответствии с законодательством РФ по адресу: 141508, Московская область, </w:t>
      </w:r>
    </w:p>
    <w:p w14:paraId="79645EB2" w14:textId="0A30341B" w:rsidR="008D15CD" w:rsidRPr="008D15CD" w:rsidRDefault="008D15CD" w:rsidP="00921231">
      <w:pPr>
        <w:shd w:val="clear" w:color="auto" w:fill="FFFFFF" w:themeFill="background1"/>
        <w:rPr>
          <w:rFonts w:ascii="TildaSans" w:hAnsi="TildaSans"/>
          <w:sz w:val="30"/>
          <w:szCs w:val="30"/>
          <w:shd w:val="clear" w:color="auto" w:fill="E8E8E8"/>
        </w:rPr>
      </w:pPr>
      <w:r w:rsidRPr="008D15CD">
        <w:rPr>
          <w:rFonts w:ascii="TildaSans" w:hAnsi="TildaSans"/>
          <w:sz w:val="30"/>
          <w:szCs w:val="30"/>
          <w:shd w:val="clear" w:color="auto" w:fill="E8E8E8"/>
        </w:rPr>
        <w:t>г.о. Солнечногорск, г. Солнечногорск, ул. Промышленная, стр. 5, помещение 179) (далее по тексту - Оператор) согласие на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следующих моих персональных данных:</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1. Перечень передаваемых персональных данных:</w:t>
      </w:r>
      <w:r w:rsidRPr="008D15CD">
        <w:rPr>
          <w:rFonts w:ascii="TildaSans" w:hAnsi="TildaSans"/>
          <w:sz w:val="30"/>
          <w:szCs w:val="30"/>
        </w:rPr>
        <w:br/>
      </w:r>
      <w:r w:rsidRPr="008D15CD">
        <w:rPr>
          <w:rFonts w:ascii="TildaSans" w:hAnsi="TildaSans"/>
          <w:sz w:val="30"/>
          <w:szCs w:val="30"/>
          <w:shd w:val="clear" w:color="auto" w:fill="E8E8E8"/>
        </w:rPr>
        <w:t>- Фамилия;</w:t>
      </w:r>
      <w:r w:rsidRPr="008D15CD">
        <w:rPr>
          <w:rFonts w:ascii="TildaSans" w:hAnsi="TildaSans"/>
          <w:sz w:val="30"/>
          <w:szCs w:val="30"/>
        </w:rPr>
        <w:br/>
      </w:r>
      <w:r w:rsidRPr="008D15CD">
        <w:rPr>
          <w:rFonts w:ascii="TildaSans" w:hAnsi="TildaSans"/>
          <w:sz w:val="30"/>
          <w:szCs w:val="30"/>
          <w:shd w:val="clear" w:color="auto" w:fill="E8E8E8"/>
        </w:rPr>
        <w:t>- Имя;</w:t>
      </w:r>
      <w:r w:rsidRPr="008D15CD">
        <w:rPr>
          <w:rFonts w:ascii="TildaSans" w:hAnsi="TildaSans"/>
          <w:sz w:val="30"/>
          <w:szCs w:val="30"/>
        </w:rPr>
        <w:br/>
      </w:r>
      <w:r w:rsidRPr="008D15CD">
        <w:rPr>
          <w:rFonts w:ascii="TildaSans" w:hAnsi="TildaSans"/>
          <w:sz w:val="30"/>
          <w:szCs w:val="30"/>
          <w:shd w:val="clear" w:color="auto" w:fill="E8E8E8"/>
        </w:rPr>
        <w:t>- Отчество;</w:t>
      </w:r>
      <w:r w:rsidRPr="008D15CD">
        <w:rPr>
          <w:rFonts w:ascii="TildaSans" w:hAnsi="TildaSans"/>
          <w:sz w:val="30"/>
          <w:szCs w:val="30"/>
        </w:rPr>
        <w:br/>
      </w:r>
      <w:r w:rsidRPr="008D15CD">
        <w:rPr>
          <w:rFonts w:ascii="TildaSans" w:hAnsi="TildaSans"/>
          <w:sz w:val="30"/>
          <w:szCs w:val="30"/>
          <w:shd w:val="clear" w:color="auto" w:fill="E8E8E8"/>
        </w:rPr>
        <w:t>- Мобильный телефон;</w:t>
      </w:r>
      <w:r w:rsidRPr="008D15CD">
        <w:rPr>
          <w:rFonts w:ascii="TildaSans" w:hAnsi="TildaSans"/>
          <w:sz w:val="30"/>
          <w:szCs w:val="30"/>
        </w:rPr>
        <w:br/>
      </w:r>
      <w:r w:rsidRPr="008D15CD">
        <w:rPr>
          <w:rFonts w:ascii="TildaSans" w:hAnsi="TildaSans"/>
          <w:sz w:val="30"/>
          <w:szCs w:val="30"/>
          <w:shd w:val="clear" w:color="auto" w:fill="E8E8E8"/>
        </w:rPr>
        <w:t>- Адрес электронной почты;</w:t>
      </w:r>
      <w:r w:rsidRPr="008D15CD">
        <w:rPr>
          <w:rFonts w:ascii="TildaSans" w:hAnsi="TildaSans"/>
          <w:sz w:val="30"/>
          <w:szCs w:val="30"/>
        </w:rPr>
        <w:br/>
      </w:r>
      <w:r w:rsidRPr="008D15CD">
        <w:rPr>
          <w:rFonts w:ascii="TildaSans" w:hAnsi="TildaSans"/>
          <w:sz w:val="30"/>
          <w:szCs w:val="30"/>
          <w:shd w:val="clear" w:color="auto" w:fill="E8E8E8"/>
        </w:rPr>
        <w:t>- Иные данные, добровольно предоставляемые Оператору (в т.ч. информация автоматически собираемая с помощью сторонних сервисов)</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2. Вышеуказанные персональные данные я предоставляю Оператору в таких целях, как: предоставление мне услуг/работ, включая, направление в мой адрес уведомлений, касающихся предоставляемых услуг/работ, подготовка и направление ответов на мои запросы, направление в мой адрес информации о мероприятиях/товарах/услугах/работах Оператора.</w:t>
      </w:r>
      <w:r w:rsidRPr="008D15CD">
        <w:rPr>
          <w:rFonts w:ascii="TildaSans" w:hAnsi="TildaSans"/>
          <w:sz w:val="30"/>
          <w:szCs w:val="30"/>
        </w:rPr>
        <w:br/>
      </w:r>
      <w:r w:rsidRPr="008D15CD">
        <w:rPr>
          <w:rFonts w:ascii="TildaSans" w:hAnsi="TildaSans"/>
          <w:sz w:val="30"/>
          <w:szCs w:val="30"/>
          <w:shd w:val="clear" w:color="auto" w:fill="E8E8E8"/>
        </w:rPr>
        <w:t>Способы обработки: как с использованием средств автоматизации, так и без их использования.</w:t>
      </w:r>
      <w:r w:rsidRPr="008D15CD">
        <w:rPr>
          <w:rFonts w:ascii="TildaSans" w:hAnsi="TildaSans"/>
          <w:sz w:val="30"/>
          <w:szCs w:val="30"/>
        </w:rPr>
        <w:br/>
      </w:r>
      <w:r w:rsidRPr="008D15CD">
        <w:rPr>
          <w:rFonts w:ascii="TildaSans" w:hAnsi="TildaSans"/>
          <w:sz w:val="30"/>
          <w:szCs w:val="30"/>
        </w:rPr>
        <w:lastRenderedPageBreak/>
        <w:br/>
      </w:r>
      <w:r w:rsidRPr="008D15CD">
        <w:rPr>
          <w:rFonts w:ascii="TildaSans" w:hAnsi="TildaSans"/>
          <w:sz w:val="30"/>
          <w:szCs w:val="30"/>
          <w:shd w:val="clear" w:color="auto" w:fill="E8E8E8"/>
        </w:rPr>
        <w:t>3. Настоящее согласие действует на период до истечения сроков хранения соответствующей информации или документов, содержащих указанную информацию, определяемых в соответствии с законодательством Российской Федерации.</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4. Доступ к персональным данным вправе иметь работники, партнеры и иные контрагенты Оператора которым такой доступ необходим в связи с исполнением ими должностных и/или договорных обязанностей как со мной непосредственно, так и с Оператором.</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5. Оператор не передает персональные данные третьим лицам, кроме как по запросу суда или иного уполномоченного государственного органа в рамках установленной законодательством процедуры.</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6. Настоящим я подтверждаю, что:</w:t>
      </w:r>
      <w:r w:rsidRPr="008D15CD">
        <w:rPr>
          <w:rFonts w:ascii="TildaSans" w:hAnsi="TildaSans"/>
          <w:sz w:val="30"/>
          <w:szCs w:val="30"/>
        </w:rPr>
        <w:br/>
      </w:r>
      <w:r w:rsidRPr="008D15CD">
        <w:rPr>
          <w:rFonts w:ascii="TildaSans" w:hAnsi="TildaSans"/>
          <w:sz w:val="30"/>
          <w:szCs w:val="30"/>
          <w:shd w:val="clear" w:color="auto" w:fill="E8E8E8"/>
        </w:rPr>
        <w:t>6.1. Оператором разъяснены последствия непредоставления персональных данных, в случаях, когда предоставление таких данных является обязательным в соответствии с федеральным законом</w:t>
      </w:r>
      <w:r w:rsidRPr="008D15CD">
        <w:rPr>
          <w:rFonts w:ascii="TildaSans" w:hAnsi="TildaSans"/>
          <w:sz w:val="30"/>
          <w:szCs w:val="30"/>
        </w:rPr>
        <w:br/>
      </w:r>
      <w:r w:rsidRPr="008D15CD">
        <w:rPr>
          <w:rFonts w:ascii="TildaSans" w:hAnsi="TildaSans"/>
          <w:sz w:val="30"/>
          <w:szCs w:val="30"/>
          <w:shd w:val="clear" w:color="auto" w:fill="E8E8E8"/>
        </w:rPr>
        <w:t xml:space="preserve">6.2. Я проинформирован(а) о возможности отзыва согласия на основании положений Федерального закона от 27.07.2006 № 152-ФЗ «О персональных данных» путем </w:t>
      </w:r>
      <w:del w:id="2" w:author="Анна Пахомова" w:date="2026-07-09T15:21:00Z" w16du:dateUtc="2026-07-09T12:21:00Z">
        <w:r w:rsidRPr="008D15CD" w:rsidDel="007E0CCE">
          <w:rPr>
            <w:rFonts w:ascii="TildaSans" w:hAnsi="TildaSans"/>
            <w:sz w:val="30"/>
            <w:szCs w:val="30"/>
            <w:shd w:val="clear" w:color="auto" w:fill="E8E8E8"/>
          </w:rPr>
          <w:delText xml:space="preserve">путем </w:delText>
        </w:r>
      </w:del>
      <w:r w:rsidRPr="008D15CD">
        <w:rPr>
          <w:rFonts w:ascii="TildaSans" w:hAnsi="TildaSans"/>
          <w:sz w:val="30"/>
          <w:szCs w:val="30"/>
          <w:shd w:val="clear" w:color="auto" w:fill="E8E8E8"/>
        </w:rPr>
        <w:t xml:space="preserve">направления соответствующего уведомления на электронный адрес inbox@e-systems.su или направления по адресу 141508, Московская область, </w:t>
      </w:r>
    </w:p>
    <w:p w14:paraId="1A91D4AB" w14:textId="77777777" w:rsidR="0072441D" w:rsidRPr="008D15CD" w:rsidRDefault="008D15CD" w:rsidP="00921231">
      <w:pPr>
        <w:shd w:val="clear" w:color="auto" w:fill="FFFFFF" w:themeFill="background1"/>
        <w:rPr>
          <w:rFonts w:ascii="TildaSans" w:hAnsi="TildaSans"/>
          <w:sz w:val="30"/>
          <w:szCs w:val="30"/>
          <w:shd w:val="clear" w:color="auto" w:fill="E8E8E8"/>
        </w:rPr>
      </w:pPr>
      <w:r w:rsidRPr="008D15CD">
        <w:rPr>
          <w:rFonts w:ascii="TildaSans" w:hAnsi="TildaSans"/>
          <w:sz w:val="30"/>
          <w:szCs w:val="30"/>
          <w:shd w:val="clear" w:color="auto" w:fill="E8E8E8"/>
        </w:rPr>
        <w:t>г. Солнечногорск, абонентский ящик 806</w:t>
      </w:r>
      <w:r w:rsidRPr="008D15CD">
        <w:rPr>
          <w:rFonts w:ascii="TildaSans" w:hAnsi="TildaSans"/>
          <w:sz w:val="30"/>
          <w:szCs w:val="30"/>
        </w:rPr>
        <w:br/>
      </w:r>
      <w:r w:rsidRPr="008D15CD">
        <w:rPr>
          <w:rFonts w:ascii="TildaSans" w:hAnsi="TildaSans"/>
          <w:sz w:val="30"/>
          <w:szCs w:val="30"/>
          <w:shd w:val="clear" w:color="auto" w:fill="E8E8E8"/>
        </w:rPr>
        <w:t>6.3. Я проинформирован(а) об иных правах и обязанностях, вытекающих из настоящего Согласия.</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7. Согласие может быть отозвано путем направления заявления в произвольной форме в адрес Оператора любым способом, позволяющим однозначно определить факт его получения адресатом и установить личность отправителя.</w:t>
      </w:r>
      <w:r w:rsidRPr="008D15CD">
        <w:rPr>
          <w:rFonts w:ascii="TildaSans" w:hAnsi="TildaSans"/>
          <w:sz w:val="30"/>
          <w:szCs w:val="30"/>
        </w:rPr>
        <w:br/>
      </w:r>
      <w:r w:rsidRPr="008D15CD">
        <w:rPr>
          <w:rFonts w:ascii="TildaSans" w:hAnsi="TildaSans"/>
          <w:sz w:val="30"/>
          <w:szCs w:val="30"/>
        </w:rPr>
        <w:br/>
      </w:r>
      <w:r w:rsidRPr="008D15CD">
        <w:rPr>
          <w:rFonts w:ascii="TildaSans" w:hAnsi="TildaSans"/>
          <w:sz w:val="30"/>
          <w:szCs w:val="30"/>
          <w:shd w:val="clear" w:color="auto" w:fill="E8E8E8"/>
        </w:rPr>
        <w:t xml:space="preserve">8. Датой и временем формирования, подтверждения и отправки согласия прошу считать момент заполнения соответствующего </w:t>
      </w:r>
      <w:r w:rsidRPr="008D15CD">
        <w:rPr>
          <w:rFonts w:ascii="TildaSans" w:hAnsi="TildaSans"/>
          <w:sz w:val="30"/>
          <w:szCs w:val="30"/>
          <w:shd w:val="clear" w:color="auto" w:fill="E8E8E8"/>
        </w:rPr>
        <w:lastRenderedPageBreak/>
        <w:t xml:space="preserve">поля (нажатия на соответствующую кнопку) в электронной форме на сайте </w:t>
      </w:r>
      <w:r w:rsidRPr="008D15CD">
        <w:t xml:space="preserve"> </w:t>
      </w:r>
      <w:r w:rsidRPr="008D15CD">
        <w:rPr>
          <w:rFonts w:ascii="TildaSans" w:hAnsi="TildaSans"/>
          <w:sz w:val="30"/>
          <w:szCs w:val="30"/>
          <w:shd w:val="clear" w:color="auto" w:fill="E8E8E8"/>
        </w:rPr>
        <w:t>http://e-systems.su//.</w:t>
      </w:r>
    </w:p>
    <w:sectPr w:rsidR="0072441D" w:rsidRPr="008D15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ldaSans">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Анна Пахомова">
    <w15:presenceInfo w15:providerId="AD" w15:userId="S-1-5-21-1340594870-2301771544-1627704594-1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CD"/>
    <w:rsid w:val="00514744"/>
    <w:rsid w:val="0072441D"/>
    <w:rsid w:val="007E0CCE"/>
    <w:rsid w:val="008D15CD"/>
    <w:rsid w:val="0092123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94900"/>
  <w15:chartTrackingRefBased/>
  <w15:docId w15:val="{51AED277-916A-45B1-AC74-0495EDD6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D15CD"/>
    <w:rPr>
      <w:b/>
      <w:bCs/>
    </w:rPr>
  </w:style>
  <w:style w:type="character" w:styleId="a4">
    <w:name w:val="Hyperlink"/>
    <w:basedOn w:val="a0"/>
    <w:uiPriority w:val="99"/>
    <w:semiHidden/>
    <w:unhideWhenUsed/>
    <w:rsid w:val="008D15CD"/>
    <w:rPr>
      <w:color w:val="0000FF"/>
      <w:u w:val="single"/>
    </w:rPr>
  </w:style>
  <w:style w:type="paragraph" w:styleId="a5">
    <w:name w:val="Revision"/>
    <w:hidden/>
    <w:uiPriority w:val="99"/>
    <w:semiHidden/>
    <w:rsid w:val="007E0C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Соколовский Владислав Николаевич</dc:creator>
  <cp:keywords/>
  <dc:description/>
  <cp:lastModifiedBy>Анна Пахомова</cp:lastModifiedBy>
  <cp:revision>3</cp:revision>
  <dcterms:created xsi:type="dcterms:W3CDTF">2026-07-02T13:13:00Z</dcterms:created>
  <dcterms:modified xsi:type="dcterms:W3CDTF">2026-07-09T12:22:00Z</dcterms:modified>
</cp:coreProperties>
</file>